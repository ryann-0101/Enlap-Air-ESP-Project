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72F77" w14:textId="52F63B3D" w:rsidR="00FD3F59" w:rsidRDefault="00D9362C">
      <w:r>
        <w:rPr>
          <w:noProof/>
        </w:rPr>
        <mc:AlternateContent>
          <mc:Choice Requires="wps">
            <w:drawing>
              <wp:anchor distT="0" distB="0" distL="114300" distR="114300" simplePos="0" relativeHeight="251658248" behindDoc="0" locked="0" layoutInCell="1" allowOverlap="1" wp14:anchorId="4B4B6415" wp14:editId="77D17D2A">
                <wp:simplePos x="0" y="0"/>
                <wp:positionH relativeFrom="column">
                  <wp:posOffset>5010150</wp:posOffset>
                </wp:positionH>
                <wp:positionV relativeFrom="paragraph">
                  <wp:posOffset>5734050</wp:posOffset>
                </wp:positionV>
                <wp:extent cx="4467225" cy="428625"/>
                <wp:effectExtent l="0" t="0" r="9525" b="9525"/>
                <wp:wrapNone/>
                <wp:docPr id="56639566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67225" cy="428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A551479" w14:textId="2C2D7837" w:rsidR="00D9362C" w:rsidRPr="00D9362C" w:rsidRDefault="00D9362C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D9362C">
                              <w:rPr>
                                <w:sz w:val="18"/>
                                <w:szCs w:val="18"/>
                              </w:rPr>
                              <w:t xml:space="preserve">Create a dashboard integrated with the businesses databases and </w:t>
                            </w:r>
                            <w:proofErr w:type="gramStart"/>
                            <w:r w:rsidRPr="00D9362C">
                              <w:rPr>
                                <w:sz w:val="18"/>
                                <w:szCs w:val="18"/>
                              </w:rPr>
                              <w:t>a</w:t>
                            </w:r>
                            <w:proofErr w:type="gramEnd"/>
                            <w:r w:rsidRPr="00D9362C">
                              <w:rPr>
                                <w:sz w:val="18"/>
                                <w:szCs w:val="18"/>
                              </w:rPr>
                              <w:t xml:space="preserve"> easy to use navigation to allow staff to access a variety of business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4B6415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394.5pt;margin-top:451.5pt;width:351.75pt;height:33.75pt;z-index:251658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" fillcolor="white [3201]" stroked="f" strokeweight=".5pt">
                <v:textbox>
                  <w:txbxContent>
                    <w:p w14:paraId="0A551479" w14:textId="2C2D7837" w:rsidR="00D9362C" w:rsidRPr="00D9362C" w:rsidRDefault="00D9362C">
                      <w:pPr>
                        <w:rPr>
                          <w:sz w:val="18"/>
                          <w:szCs w:val="18"/>
                        </w:rPr>
                      </w:pPr>
                      <w:r w:rsidRPr="00D9362C">
                        <w:rPr>
                          <w:sz w:val="18"/>
                          <w:szCs w:val="18"/>
                        </w:rPr>
                        <w:t xml:space="preserve">Create a dashboard integrated with the businesses databases and </w:t>
                      </w:r>
                      <w:proofErr w:type="gramStart"/>
                      <w:r w:rsidRPr="00D9362C">
                        <w:rPr>
                          <w:sz w:val="18"/>
                          <w:szCs w:val="18"/>
                        </w:rPr>
                        <w:t>a</w:t>
                      </w:r>
                      <w:proofErr w:type="gramEnd"/>
                      <w:r w:rsidRPr="00D9362C">
                        <w:rPr>
                          <w:sz w:val="18"/>
                          <w:szCs w:val="18"/>
                        </w:rPr>
                        <w:t xml:space="preserve"> easy to use navigation to allow staff to access a variety of business information</w:t>
                      </w:r>
                    </w:p>
                  </w:txbxContent>
                </v:textbox>
              </v:shape>
            </w:pict>
          </mc:Fallback>
        </mc:AlternateContent>
      </w:r>
      <w:del w:id="0" w:author="Microsoft Word" w:date="2025-09-09T15:29:00Z" w16du:dateUtc="2025-09-09T14:29:00Z"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7456" behindDoc="0" locked="0" layoutInCell="1" allowOverlap="1" wp14:anchorId="08B36B4C" wp14:editId="79B16DFB">
                  <wp:simplePos x="0" y="0"/>
                  <wp:positionH relativeFrom="column">
                    <wp:posOffset>4467225</wp:posOffset>
                  </wp:positionH>
                  <wp:positionV relativeFrom="paragraph">
                    <wp:posOffset>4895851</wp:posOffset>
                  </wp:positionV>
                  <wp:extent cx="4895850" cy="323850"/>
                  <wp:effectExtent l="0" t="0" r="0" b="0"/>
                  <wp:wrapNone/>
                  <wp:docPr id="389836065" name="Text Box 2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4895850" cy="3238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150BF900" w14:textId="467F9FBE" w:rsidR="00D9362C" w:rsidRPr="00D9362C" w:rsidRDefault="00D9362C">
                              <w:pPr>
                                <w:rPr>
                                  <w:sz w:val="22"/>
                                  <w:szCs w:val="22"/>
                                </w:rPr>
                              </w:pPr>
                              <w:r w:rsidRPr="00D9362C">
                                <w:rPr>
                                  <w:sz w:val="22"/>
                                  <w:szCs w:val="22"/>
                                </w:rPr>
                                <w:t>Include accessibility features such as high contrast colours and TTS software</w:t>
                              </w:r>
                            </w:p>
                            <w:p w14:paraId="075C3046" w14:textId="77777777" w:rsidR="00D9362C" w:rsidRDefault="00D9362C">
                              <w:ins w:id="1" w:author="{58A5B411-5812-48C8-AAB9-F8749D1E029C}" w:date="2025-09-09T15:30:00Z" w16du:dateUtc="2025-09-09T14:30:00Z">
                                <w:r>
                                  <w:t>Ins</w:t>
                                </w:r>
                              </w:ins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 w14:anchorId="08B36B4C" id="Text Box 2" o:spid="_x0000_s1027" type="#_x0000_t202" style="position:absolute;margin-left:351.75pt;margin-top:385.5pt;width:385.5pt;height:25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" fillcolor="white [3201]" stroked="f" strokeweight=".5pt">
                  <v:textbox>
                    <w:txbxContent>
                      <w:p w14:paraId="150BF900" w14:textId="467F9FBE" w:rsidR="00D9362C" w:rsidRPr="00D9362C" w:rsidRDefault="00D9362C">
                        <w:pPr>
                          <w:rPr>
                            <w:sz w:val="22"/>
                            <w:szCs w:val="22"/>
                          </w:rPr>
                        </w:pPr>
                        <w:r w:rsidRPr="00D9362C">
                          <w:rPr>
                            <w:sz w:val="22"/>
                            <w:szCs w:val="22"/>
                          </w:rPr>
                          <w:t>Include accessibility features such as high contrast colours and TTS software</w:t>
                        </w:r>
                      </w:p>
                      <w:p w14:paraId="075C3046" w14:textId="77777777" w:rsidR="00D9362C" w:rsidRDefault="00D9362C">
                        <w:ins w:id="2" w:author="{58A5B411-5812-48C8-AAB9-F8749D1E029C}" w:date="2025-09-09T15:30:00Z" w16du:dateUtc="2025-09-09T14:30:00Z">
                          <w:r>
                            <w:t>Ins</w:t>
                          </w:r>
                        </w:ins>
                      </w:p>
                    </w:txbxContent>
                  </v:textbox>
                </v:shape>
              </w:pict>
            </mc:Fallback>
          </mc:AlternateContent>
        </w:r>
      </w:del>
      <w:ins w:id="2" w:author="Microsoft Word" w:date="2025-09-09T07:31:00Z" w16du:dateUtc="2025-09-09T14:31:00Z"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5408" behindDoc="0" locked="0" layoutInCell="1" allowOverlap="1" wp14:anchorId="4F180D2E" wp14:editId="70D753A9">
                  <wp:simplePos x="0" y="0"/>
                  <wp:positionH relativeFrom="margin">
                    <wp:align>right</wp:align>
                  </wp:positionH>
                  <wp:positionV relativeFrom="paragraph">
                    <wp:posOffset>4410075</wp:posOffset>
                  </wp:positionV>
                  <wp:extent cx="4524375" cy="285750"/>
                  <wp:effectExtent l="0" t="0" r="9525" b="0"/>
                  <wp:wrapNone/>
                  <wp:docPr id="2383573" name="Text Box 2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4524375" cy="2857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285582BD" w14:textId="4F94F347" w:rsidR="00197414" w:rsidRDefault="00197414">
                              <w:r>
                                <w:t xml:space="preserve">Insist on gaining client </w:t>
                              </w:r>
                              <w:r w:rsidR="00BE6777">
                                <w:t>feedback</w:t>
                              </w:r>
                              <w:r>
                                <w:t xml:space="preserve"> from trips to help</w:t>
                              </w:r>
                            </w:p>
                            <w:p w14:paraId="6DC3B07B" w14:textId="76416329" w:rsidR="009915BB" w:rsidRDefault="009915BB"/>
                            <w:p w14:paraId="40E88868" w14:textId="7385624D" w:rsidR="0001758D" w:rsidRDefault="00197414">
                              <w:r>
                                <w:t xml:space="preserve">Insist on </w:t>
                              </w:r>
                              <w:r w:rsidR="000E2A54">
                                <w:t>gaining client feedback</w:t>
                              </w:r>
                              <w:r>
                                <w:t xml:space="preserve"> from trips to hel</w:t>
                              </w:r>
                              <w:r w:rsidR="0001758D">
                                <w:t>p make updat</w:t>
                              </w:r>
                              <w:r w:rsidR="000E2A54">
                                <w:t>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 w14:anchorId="4F180D2E" id="_x0000_s1028" type="#_x0000_t202" style="position:absolute;margin-left:305.05pt;margin-top:347.25pt;width:356.25pt;height:22.5pt;z-index:25166540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" fillcolor="white [3201]" stroked="f" strokeweight=".5pt">
                  <v:textbox>
                    <w:txbxContent>
                      <w:p w14:paraId="285582BD" w14:textId="4F94F347" w:rsidR="00197414" w:rsidRDefault="00197414">
                        <w:r>
                          <w:t xml:space="preserve">Insist on gaining client </w:t>
                        </w:r>
                        <w:r w:rsidR="00BE6777">
                          <w:t>feedback</w:t>
                        </w:r>
                        <w:r>
                          <w:t xml:space="preserve"> from trips to help</w:t>
                        </w:r>
                      </w:p>
                      <w:p w14:paraId="6DC3B07B" w14:textId="76416329" w:rsidR="009915BB" w:rsidRDefault="009915BB"/>
                      <w:p w14:paraId="40E88868" w14:textId="7385624D" w:rsidR="0001758D" w:rsidRDefault="00197414">
                        <w:r>
                          <w:t xml:space="preserve">Insist on </w:t>
                        </w:r>
                        <w:r w:rsidR="000E2A54">
                          <w:t>gaining client feedback</w:t>
                        </w:r>
                        <w:r>
                          <w:t xml:space="preserve"> from trips to hel</w:t>
                        </w:r>
                        <w:r w:rsidR="0001758D">
                          <w:t>p make updat</w:t>
                        </w:r>
                        <w:r w:rsidR="000E2A54">
                          <w:t>e</w:t>
                        </w:r>
                      </w:p>
                    </w:txbxContent>
                  </v:textbox>
                  <w10:wrap anchorx="margin"/>
                </v:shape>
              </w:pict>
            </mc:Fallback>
          </mc:AlternateContent>
        </w:r>
      </w:ins>
      <w:r w:rsidR="00F94482">
        <w:rPr>
          <w:noProof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7E24B989" wp14:editId="07BD296A">
                <wp:simplePos x="0" y="0"/>
                <wp:positionH relativeFrom="column">
                  <wp:posOffset>5476875</wp:posOffset>
                </wp:positionH>
                <wp:positionV relativeFrom="paragraph">
                  <wp:posOffset>5381625</wp:posOffset>
                </wp:positionV>
                <wp:extent cx="4105275" cy="619125"/>
                <wp:effectExtent l="0" t="0" r="9525" b="9525"/>
                <wp:wrapNone/>
                <wp:docPr id="1416128626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05275" cy="619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9F40156" w14:textId="0D9A7650" w:rsidR="00F94482" w:rsidRPr="007419B4" w:rsidRDefault="003D4B2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7419B4">
                              <w:rPr>
                                <w:sz w:val="20"/>
                                <w:szCs w:val="20"/>
                              </w:rPr>
                              <w:t xml:space="preserve">Allow staff access to </w:t>
                            </w:r>
                            <w:r w:rsidR="00EE7EE9" w:rsidRPr="007419B4">
                              <w:rPr>
                                <w:sz w:val="20"/>
                                <w:szCs w:val="20"/>
                              </w:rPr>
                              <w:t xml:space="preserve">the database </w:t>
                            </w:r>
                            <w:r w:rsidR="000F7982" w:rsidRPr="007419B4">
                              <w:rPr>
                                <w:sz w:val="20"/>
                                <w:szCs w:val="20"/>
                              </w:rPr>
                              <w:t xml:space="preserve">covering </w:t>
                            </w:r>
                            <w:r w:rsidR="00644359" w:rsidRPr="007419B4">
                              <w:rPr>
                                <w:sz w:val="20"/>
                                <w:szCs w:val="20"/>
                              </w:rPr>
                              <w:t xml:space="preserve">fleet maintenance </w:t>
                            </w:r>
                            <w:r w:rsidR="007419B4" w:rsidRPr="007419B4">
                              <w:rPr>
                                <w:sz w:val="20"/>
                                <w:szCs w:val="20"/>
                              </w:rPr>
                              <w:t xml:space="preserve">and logs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24B989" id="_x0000_s1029" type="#_x0000_t202" style="position:absolute;margin-left:431.25pt;margin-top:423.75pt;width:323.25pt;height:48.75pt;z-index:25165824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" fillcolor="white [3201]" stroked="f" strokeweight=".5pt">
                <v:textbox>
                  <w:txbxContent>
                    <w:p w14:paraId="69F40156" w14:textId="0D9A7650" w:rsidR="00F94482" w:rsidRPr="007419B4" w:rsidRDefault="003D4B2D">
                      <w:pPr>
                        <w:rPr>
                          <w:sz w:val="20"/>
                          <w:szCs w:val="20"/>
                        </w:rPr>
                      </w:pPr>
                      <w:r w:rsidRPr="007419B4">
                        <w:rPr>
                          <w:sz w:val="20"/>
                          <w:szCs w:val="20"/>
                        </w:rPr>
                        <w:t xml:space="preserve">Allow staff access to </w:t>
                      </w:r>
                      <w:r w:rsidR="00EE7EE9" w:rsidRPr="007419B4">
                        <w:rPr>
                          <w:sz w:val="20"/>
                          <w:szCs w:val="20"/>
                        </w:rPr>
                        <w:t xml:space="preserve">the database </w:t>
                      </w:r>
                      <w:r w:rsidR="000F7982" w:rsidRPr="007419B4">
                        <w:rPr>
                          <w:sz w:val="20"/>
                          <w:szCs w:val="20"/>
                        </w:rPr>
                        <w:t xml:space="preserve">covering </w:t>
                      </w:r>
                      <w:r w:rsidR="00644359" w:rsidRPr="007419B4">
                        <w:rPr>
                          <w:sz w:val="20"/>
                          <w:szCs w:val="20"/>
                        </w:rPr>
                        <w:t xml:space="preserve">fleet maintenance </w:t>
                      </w:r>
                      <w:r w:rsidR="007419B4" w:rsidRPr="007419B4">
                        <w:rPr>
                          <w:sz w:val="20"/>
                          <w:szCs w:val="20"/>
                        </w:rPr>
                        <w:t xml:space="preserve">and logs </w:t>
                      </w:r>
                    </w:p>
                  </w:txbxContent>
                </v:textbox>
              </v:shape>
            </w:pict>
          </mc:Fallback>
        </mc:AlternateContent>
      </w:r>
      <w:r w:rsidR="00494DBC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F180D2E" wp14:editId="58FE314B">
                <wp:simplePos x="0" y="0"/>
                <wp:positionH relativeFrom="column">
                  <wp:posOffset>4352924</wp:posOffset>
                </wp:positionH>
                <wp:positionV relativeFrom="paragraph">
                  <wp:posOffset>4400550</wp:posOffset>
                </wp:positionV>
                <wp:extent cx="4257675" cy="295275"/>
                <wp:effectExtent l="0" t="0" r="28575" b="28575"/>
                <wp:wrapNone/>
                <wp:docPr id="146277622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57675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F1B124C" w14:textId="77777777" w:rsidR="00197414" w:rsidRDefault="00197414">
                            <w:r>
                              <w:t xml:space="preserve">Insist on gaining client </w:t>
                            </w:r>
                            <w:proofErr w:type="spellStart"/>
                            <w:r>
                              <w:t>ffeedback</w:t>
                            </w:r>
                            <w:proofErr w:type="spellEnd"/>
                            <w:r>
                              <w:t xml:space="preserve"> from trips to help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F180D2E" id="_x0000_s1030" type="#_x0000_t202" style="position:absolute;margin-left:342.75pt;margin-top:346.5pt;width:335.25pt;height:23.2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" fillcolor="white [3201]" strokeweight=".5pt">
                <v:textbox>
                  <w:txbxContent>
                    <w:p w14:paraId="4F1B124C" w14:textId="77777777" w:rsidR="00197414" w:rsidRDefault="00197414">
                      <w:r>
                        <w:t xml:space="preserve">Insist on gaining client </w:t>
                      </w:r>
                      <w:proofErr w:type="spellStart"/>
                      <w:r>
                        <w:t>ffeedback</w:t>
                      </w:r>
                      <w:proofErr w:type="spellEnd"/>
                      <w:r>
                        <w:t xml:space="preserve"> from trips to help</w:t>
                      </w:r>
                    </w:p>
                  </w:txbxContent>
                </v:textbox>
              </v:shape>
            </w:pict>
          </mc:Fallback>
        </mc:AlternateContent>
      </w:r>
      <w:del w:id="3" w:author="Microsoft Word" w:date="2025-09-09T15:29:00Z" w16du:dateUtc="2025-09-09T14:29:00Z">
        <w:r w:rsidR="008F47B9">
          <w:rPr>
            <w:noProof/>
          </w:rPr>
          <mc:AlternateContent>
            <mc:Choice Requires="wps">
              <w:drawing>
                <wp:anchor distT="0" distB="0" distL="114300" distR="114300" simplePos="0" relativeHeight="251653120" behindDoc="0" locked="0" layoutInCell="1" allowOverlap="1" wp14:anchorId="5A67F256" wp14:editId="2EAD5AA3">
                  <wp:simplePos x="0" y="0"/>
                  <wp:positionH relativeFrom="column">
                    <wp:posOffset>4543425</wp:posOffset>
                  </wp:positionH>
                  <wp:positionV relativeFrom="paragraph">
                    <wp:posOffset>4029075</wp:posOffset>
                  </wp:positionV>
                  <wp:extent cx="4895850" cy="304800"/>
                  <wp:effectExtent l="0" t="0" r="0" b="0"/>
                  <wp:wrapNone/>
                  <wp:docPr id="599679979" name="Text Box 2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4895850" cy="3048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7899034F" w14:textId="60902048" w:rsidR="00AD168D" w:rsidRDefault="00E94983">
                              <w:r>
                                <w:t xml:space="preserve">Integrate analytic tools in order to make data analysis more </w:t>
                              </w:r>
                              <w:r w:rsidR="00D21267">
                                <w:t>efficient</w:t>
                              </w:r>
                            </w:p>
                            <w:p w14:paraId="2120DBD9" w14:textId="427DE26F" w:rsidR="00AD168D" w:rsidDel="00E94983" w:rsidRDefault="00E94983">
                              <w:ins w:id="4" w:author="{58A5B411-5812-48C8-AAB9-F8749D1E029C}" w:date="2025-09-09T15:30:00Z" w16du:dateUtc="2025-09-09T14:30:00Z">
                                <w:r>
                                  <w:t>Ins</w:t>
                                </w:r>
                              </w:ins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 w14:anchorId="5A67F256" id="_x0000_s1031" type="#_x0000_t202" style="position:absolute;margin-left:357.75pt;margin-top:317.25pt;width:385.5pt;height:24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" fillcolor="white [3201]" stroked="f" strokeweight=".5pt">
                  <v:textbox>
                    <w:txbxContent>
                      <w:p w14:paraId="7899034F" w14:textId="60902048" w:rsidR="00AD168D" w:rsidRDefault="00E94983">
                        <w:r>
                          <w:t xml:space="preserve">Integrate analytic tools </w:t>
                        </w:r>
                        <w:proofErr w:type="gramStart"/>
                        <w:r>
                          <w:t>in order to</w:t>
                        </w:r>
                        <w:proofErr w:type="gramEnd"/>
                        <w:r>
                          <w:t xml:space="preserve"> make data analysis more </w:t>
                        </w:r>
                        <w:r w:rsidR="00D21267">
                          <w:t>efficient</w:t>
                        </w:r>
                      </w:p>
                      <w:p w14:paraId="2120DBD9" w14:textId="427DE26F" w:rsidR="00AD168D" w:rsidDel="00E94983" w:rsidRDefault="00E94983">
                        <w:ins w:id="6" w:author="{58A5B411-5812-48C8-AAB9-F8749D1E029C}" w:date="2025-09-09T15:30:00Z" w16du:dateUtc="2025-09-09T14:30:00Z">
                          <w:r>
                            <w:t>Ins</w:t>
                          </w:r>
                        </w:ins>
                      </w:p>
                    </w:txbxContent>
                  </v:textbox>
                </v:shape>
              </w:pict>
            </mc:Fallback>
          </mc:AlternateContent>
        </w:r>
      </w:del>
      <w:ins w:id="5" w:author="Microsoft Word" w:date="2025-09-09T07:31:00Z" w16du:dateUtc="2025-09-09T14:31:00Z">
        <w:del w:id="6" w:author="Microsoft Word" w:date="2025-09-09T15:34:00Z" w16du:dateUtc="2025-09-09T14:34:00Z">
          <w:r w:rsidR="000E2A54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4" behindDoc="0" locked="0" layoutInCell="1" allowOverlap="1" wp14:anchorId="4F180D2E" wp14:editId="504693BD">
                    <wp:simplePos x="0" y="0"/>
                    <wp:positionH relativeFrom="margin">
                      <wp:align>right</wp:align>
                    </wp:positionH>
                    <wp:positionV relativeFrom="paragraph">
                      <wp:posOffset>4410075</wp:posOffset>
                    </wp:positionV>
                    <wp:extent cx="4524375" cy="704850"/>
                    <wp:effectExtent l="0" t="0" r="9525" b="0"/>
                    <wp:wrapNone/>
                    <wp:docPr id="727164069" name="Text Box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524375" cy="70485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D5CD4F3" w14:textId="77777777" w:rsidR="00197414" w:rsidRDefault="00197414">
                                <w:r>
                                  <w:t xml:space="preserve">Insist on gaining client </w:t>
                                </w:r>
                                <w:r w:rsidR="008A166A">
                                  <w:t>feedback</w:t>
                                </w:r>
                                <w:r>
                                  <w:t xml:space="preserve"> from trips to help</w:t>
                                </w:r>
                              </w:p>
                              <w:p w14:paraId="3D6217A3" w14:textId="77777777" w:rsidR="009F5D6A" w:rsidRDefault="009F5D6A"/>
                              <w:p w14:paraId="7731AC3E" w14:textId="77777777" w:rsidR="0001758D" w:rsidRDefault="00197414">
                                <w:r>
                                  <w:t xml:space="preserve">Insist on </w:t>
                                </w:r>
                                <w:r w:rsidR="000E2A54">
                                  <w:t>gaining client feedback</w:t>
                                </w:r>
                                <w:r>
                                  <w:t xml:space="preserve"> from trips to hel</w:t>
                                </w:r>
                                <w:r w:rsidR="0001758D">
                                  <w:t>p make updat</w:t>
                                </w:r>
                                <w:r w:rsidR="000E2A54">
                                  <w:t>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4F180D2E" id="_x0000_s1032" type="#_x0000_t202" style="position:absolute;margin-left:305.05pt;margin-top:347.25pt;width:356.25pt;height:55.5pt;z-index:25165824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" fillcolor="white [3201]" stroked="f" strokeweight=".5pt">
                    <v:textbox>
                      <w:txbxContent>
                        <w:p w14:paraId="0D5CD4F3" w14:textId="77777777" w:rsidR="00197414" w:rsidRDefault="00197414">
                          <w:r>
                            <w:t xml:space="preserve">Insist on gaining client </w:t>
                          </w:r>
                          <w:r w:rsidR="008A166A">
                            <w:t>feedback</w:t>
                          </w:r>
                          <w:r>
                            <w:t xml:space="preserve"> from trips to help</w:t>
                          </w:r>
                        </w:p>
                        <w:p w14:paraId="3D6217A3" w14:textId="77777777" w:rsidR="009F5D6A" w:rsidRDefault="009F5D6A"/>
                        <w:p w14:paraId="7731AC3E" w14:textId="77777777" w:rsidR="0001758D" w:rsidRDefault="00197414">
                          <w:r>
                            <w:t xml:space="preserve">Insist on </w:t>
                          </w:r>
                          <w:r w:rsidR="000E2A54">
                            <w:t>gaining client feedback</w:t>
                          </w:r>
                          <w:r>
                            <w:t xml:space="preserve"> from trips to hel</w:t>
                          </w:r>
                          <w:r w:rsidR="0001758D">
                            <w:t>p make updat</w:t>
                          </w:r>
                          <w:r w:rsidR="000E2A54">
                            <w:t>e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</w:del>
      </w:ins>
      <w:r w:rsidR="00CA1C57">
        <w:rPr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48EAD3BF" wp14:editId="189CC5BC">
                <wp:simplePos x="0" y="0"/>
                <wp:positionH relativeFrom="column">
                  <wp:posOffset>3400425</wp:posOffset>
                </wp:positionH>
                <wp:positionV relativeFrom="paragraph">
                  <wp:posOffset>3400425</wp:posOffset>
                </wp:positionV>
                <wp:extent cx="3067050" cy="304800"/>
                <wp:effectExtent l="0" t="0" r="0" b="0"/>
                <wp:wrapNone/>
                <wp:docPr id="103936220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7050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6E517A1" w14:textId="37F331DB" w:rsidR="00CA1C57" w:rsidRDefault="00CA1C57">
                            <w:r>
                              <w:t>Integrations of database into a staff portal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EAD3BF" id="_x0000_s1033" type="#_x0000_t202" style="position:absolute;margin-left:267.75pt;margin-top:267.75pt;width:241.5pt;height:24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" fillcolor="white [3201]" stroked="f" strokeweight=".5pt">
                <v:textbox>
                  <w:txbxContent>
                    <w:p w14:paraId="16E517A1" w14:textId="37F331DB" w:rsidR="00CA1C57" w:rsidRDefault="00CA1C57">
                      <w:r>
                        <w:t>Integrations of database into a staff portal</w:t>
                      </w:r>
                    </w:p>
                  </w:txbxContent>
                </v:textbox>
              </v:shape>
            </w:pict>
          </mc:Fallback>
        </mc:AlternateContent>
      </w:r>
      <w:r w:rsidR="004D1309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37A35C6" wp14:editId="1C2DC917">
                <wp:simplePos x="0" y="0"/>
                <wp:positionH relativeFrom="column">
                  <wp:posOffset>5476875</wp:posOffset>
                </wp:positionH>
                <wp:positionV relativeFrom="paragraph">
                  <wp:posOffset>2781300</wp:posOffset>
                </wp:positionV>
                <wp:extent cx="1600200" cy="371475"/>
                <wp:effectExtent l="0" t="0" r="0" b="0"/>
                <wp:wrapNone/>
                <wp:docPr id="613291711" name="Text Box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9BF2AD0C-C1E9-4664-BE80-FD9B6BBA027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0200" cy="3714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1D63A1C" w14:textId="42861721" w:rsidR="004D1309" w:rsidRPr="00994B18" w:rsidRDefault="00994B18">
                            <w:r w:rsidRPr="00994B18">
                              <w:t>Live Chat?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7A35C6" id="Text Box 1" o:spid="_x0000_s1034" type="#_x0000_t202" style="position:absolute;margin-left:431.25pt;margin-top:219pt;width:126pt;height:29.25pt;z-index:2516582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" filled="f" stroked="f" strokeweight=".5pt">
                <v:textbox>
                  <w:txbxContent>
                    <w:p w14:paraId="61D63A1C" w14:textId="42861721" w:rsidR="004D1309" w:rsidRPr="00994B18" w:rsidRDefault="00994B18">
                      <w:r w:rsidRPr="00994B18">
                        <w:t>Live Chat?</w:t>
                      </w:r>
                    </w:p>
                  </w:txbxContent>
                </v:textbox>
              </v:shape>
            </w:pict>
          </mc:Fallback>
        </mc:AlternateContent>
      </w:r>
      <w:r w:rsidR="00FD3F59">
        <w:rPr>
          <w:noProof/>
        </w:rPr>
        <w:drawing>
          <wp:inline distT="0" distB="0" distL="0" distR="0" wp14:anchorId="72776437" wp14:editId="37E2D9FD">
            <wp:extent cx="6649022" cy="5972175"/>
            <wp:effectExtent l="0" t="0" r="0" b="0"/>
            <wp:docPr id="856646679" name="Picture 1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6EACAE53-BE61-4BFC-BCA0-37C17F25246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646679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8247" cy="59804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D3F59" w:rsidSect="00FD3F59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F59"/>
    <w:rsid w:val="000138F9"/>
    <w:rsid w:val="0001758D"/>
    <w:rsid w:val="000364E8"/>
    <w:rsid w:val="00043804"/>
    <w:rsid w:val="000E2A54"/>
    <w:rsid w:val="000F7982"/>
    <w:rsid w:val="00154698"/>
    <w:rsid w:val="00167A15"/>
    <w:rsid w:val="00197414"/>
    <w:rsid w:val="002C29CC"/>
    <w:rsid w:val="002D57BB"/>
    <w:rsid w:val="00331B53"/>
    <w:rsid w:val="003A6012"/>
    <w:rsid w:val="003B01AD"/>
    <w:rsid w:val="003D4B2D"/>
    <w:rsid w:val="003E4486"/>
    <w:rsid w:val="004163C5"/>
    <w:rsid w:val="004440B5"/>
    <w:rsid w:val="00494DBC"/>
    <w:rsid w:val="004D1309"/>
    <w:rsid w:val="005467AD"/>
    <w:rsid w:val="005A60C3"/>
    <w:rsid w:val="005C3C13"/>
    <w:rsid w:val="00644359"/>
    <w:rsid w:val="006841BD"/>
    <w:rsid w:val="006E1E23"/>
    <w:rsid w:val="007419B4"/>
    <w:rsid w:val="007B2F1C"/>
    <w:rsid w:val="007B5B5E"/>
    <w:rsid w:val="008122BF"/>
    <w:rsid w:val="008A166A"/>
    <w:rsid w:val="008B13DD"/>
    <w:rsid w:val="008F47B9"/>
    <w:rsid w:val="00961B7E"/>
    <w:rsid w:val="009915BB"/>
    <w:rsid w:val="00994B18"/>
    <w:rsid w:val="009F2B36"/>
    <w:rsid w:val="009F5D6A"/>
    <w:rsid w:val="00AD168D"/>
    <w:rsid w:val="00AE056C"/>
    <w:rsid w:val="00B7054E"/>
    <w:rsid w:val="00B81B47"/>
    <w:rsid w:val="00B952AF"/>
    <w:rsid w:val="00BB70BF"/>
    <w:rsid w:val="00BE6777"/>
    <w:rsid w:val="00C73A89"/>
    <w:rsid w:val="00C94789"/>
    <w:rsid w:val="00CA1C57"/>
    <w:rsid w:val="00CB5E39"/>
    <w:rsid w:val="00CF2C16"/>
    <w:rsid w:val="00D0223C"/>
    <w:rsid w:val="00D02C86"/>
    <w:rsid w:val="00D21267"/>
    <w:rsid w:val="00D41E3E"/>
    <w:rsid w:val="00D9362C"/>
    <w:rsid w:val="00E94983"/>
    <w:rsid w:val="00EE7EE9"/>
    <w:rsid w:val="00F24E6D"/>
    <w:rsid w:val="00F94482"/>
    <w:rsid w:val="00FD3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3A509"/>
  <w15:chartTrackingRefBased/>
  <w15:docId w15:val="{256CB2AB-B8F9-4BCE-B6B6-9BF3AF959C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3F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3F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3F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3F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3F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3F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3F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3F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3F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3F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3F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3F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3F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3F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3F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3F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3F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3F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3F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3F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3F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3F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3F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3F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3F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3F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3F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3F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3F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a19ac8f-bc07-4143-bd0a-6d2194b41d4e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D02C9C2F188D2449123E7F850EB5FF1" ma:contentTypeVersion="11" ma:contentTypeDescription="Create a new document." ma:contentTypeScope="" ma:versionID="9f88f36d7532aba762c0f4cf1ed4b29b">
  <xsd:schema xmlns:xsd="http://www.w3.org/2001/XMLSchema" xmlns:xs="http://www.w3.org/2001/XMLSchema" xmlns:p="http://schemas.microsoft.com/office/2006/metadata/properties" xmlns:ns3="8a19ac8f-bc07-4143-bd0a-6d2194b41d4e" targetNamespace="http://schemas.microsoft.com/office/2006/metadata/properties" ma:root="true" ma:fieldsID="57cb4c6cca02a3ad3ddc5ca6c85fec41" ns3:_="">
    <xsd:import namespace="8a19ac8f-bc07-4143-bd0a-6d2194b41d4e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CR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19ac8f-bc07-4143-bd0a-6d2194b41d4e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CBE9F3D-2224-4941-9CB0-668CF5C6C0D6}">
  <ds:schemaRefs>
    <ds:schemaRef ds:uri="http://schemas.microsoft.com/office/2006/documentManagement/types"/>
    <ds:schemaRef ds:uri="http://purl.org/dc/elements/1.1/"/>
    <ds:schemaRef ds:uri="http://www.w3.org/XML/1998/namespace"/>
    <ds:schemaRef ds:uri="http://purl.org/dc/dcmitype/"/>
    <ds:schemaRef ds:uri="8a19ac8f-bc07-4143-bd0a-6d2194b41d4e"/>
    <ds:schemaRef ds:uri="http://purl.org/dc/terms/"/>
    <ds:schemaRef ds:uri="http://schemas.openxmlformats.org/package/2006/metadata/core-properties"/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44E41729-F71B-49F7-A36A-D0423B636C2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7E5DC6D-7C74-4957-A5DB-E6FC4A58A32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a19ac8f-bc07-4143-bd0a-6d2194b41d4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4ADCF77-29CF-4257-97C9-226F84D1E4B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Nolan</dc:creator>
  <cp:keywords/>
  <dc:description/>
  <cp:lastModifiedBy>Ryan Nolan</cp:lastModifiedBy>
  <cp:revision>5</cp:revision>
  <dcterms:created xsi:type="dcterms:W3CDTF">2025-09-09T14:43:00Z</dcterms:created>
  <dcterms:modified xsi:type="dcterms:W3CDTF">2025-09-16T15:02:00Z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0x0101007D02C9C2F188D2449123E7F850EB5FF1</vt:lpwstr>
  </property>
</Properties>
</file>